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F6E7" w14:textId="4C24AEC4" w:rsidR="00C1629B" w:rsidRDefault="00FD1A5B" w:rsidP="00C1629B">
      <w:pPr>
        <w:ind w:left="720" w:hanging="360"/>
      </w:pPr>
      <w:r>
        <w:t xml:space="preserve">Digitaler Lehrpfad „Einfluss des Menschen auf Ökosystem“ </w:t>
      </w:r>
      <w:commentRangeStart w:id="0"/>
      <w:r>
        <w:t xml:space="preserve">Bewertungsbogen </w:t>
      </w:r>
      <w:commentRangeEnd w:id="0"/>
      <w:r w:rsidR="002C2304">
        <w:rPr>
          <w:rStyle w:val="Kommentarzeichen"/>
        </w:rPr>
        <w:commentReference w:id="0"/>
      </w:r>
    </w:p>
    <w:p w14:paraId="369F3381" w14:textId="65F54887" w:rsidR="00C1629B" w:rsidRDefault="00C1629B" w:rsidP="00C1629B">
      <w:pPr>
        <w:pStyle w:val="Listenabsatz"/>
      </w:pPr>
    </w:p>
    <w:p w14:paraId="34D411C1" w14:textId="5560E74B" w:rsidR="00C1629B" w:rsidRDefault="00C1629B" w:rsidP="00C1629B">
      <w:pPr>
        <w:pStyle w:val="Listenabsatz"/>
      </w:pPr>
    </w:p>
    <w:p w14:paraId="4B33DCC3" w14:textId="7C2AC894" w:rsidR="00C1629B" w:rsidRDefault="00C1629B" w:rsidP="00C1629B">
      <w:pPr>
        <w:pStyle w:val="Listenabsatz"/>
      </w:pPr>
    </w:p>
    <w:p w14:paraId="3172E88E" w14:textId="376FDFD2" w:rsidR="00C1629B" w:rsidRDefault="00FD1A5B" w:rsidP="00C1629B">
      <w:pPr>
        <w:pStyle w:val="Listenabsatz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2EB069" wp14:editId="16EF3AA7">
                <wp:simplePos x="0" y="0"/>
                <wp:positionH relativeFrom="column">
                  <wp:posOffset>2024380</wp:posOffset>
                </wp:positionH>
                <wp:positionV relativeFrom="paragraph">
                  <wp:posOffset>133985</wp:posOffset>
                </wp:positionV>
                <wp:extent cx="3695700" cy="504825"/>
                <wp:effectExtent l="0" t="0" r="19050" b="28575"/>
                <wp:wrapThrough wrapText="bothSides">
                  <wp:wrapPolygon edited="0">
                    <wp:start x="0" y="0"/>
                    <wp:lineTo x="0" y="22008"/>
                    <wp:lineTo x="21600" y="22008"/>
                    <wp:lineTo x="21600" y="0"/>
                    <wp:lineTo x="0" y="0"/>
                  </wp:wrapPolygon>
                </wp:wrapThrough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CC3E2" w14:textId="417AA69A" w:rsidR="00C1629B" w:rsidRDefault="00C1629B">
                            <w:r>
                              <w:t>Link: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02EB06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59.4pt;margin-top:10.55pt;width:291pt;height:39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">
                <v:textbox>
                  <w:txbxContent>
                    <w:p w14:paraId="385CC3E2" w14:textId="417AA69A" w:rsidR="00C1629B" w:rsidRDefault="00C1629B">
                      <w:r>
                        <w:t>Link: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D36164" wp14:editId="077AD204">
                <wp:simplePos x="0" y="0"/>
                <wp:positionH relativeFrom="column">
                  <wp:posOffset>233680</wp:posOffset>
                </wp:positionH>
                <wp:positionV relativeFrom="paragraph">
                  <wp:posOffset>40640</wp:posOffset>
                </wp:positionV>
                <wp:extent cx="1657350" cy="1371600"/>
                <wp:effectExtent l="0" t="0" r="19050" b="19050"/>
                <wp:wrapNone/>
                <wp:docPr id="97043956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37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98D58E" id="Rechteck 1" o:spid="_x0000_s1026" style="position:absolute;margin-left:18.4pt;margin-top:3.2pt;width:130.5pt;height:10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" fillcolor="#156082 [3204]" strokecolor="#030e13 [484]" strokeweight="1pt"/>
            </w:pict>
          </mc:Fallback>
        </mc:AlternateContent>
      </w:r>
    </w:p>
    <w:p w14:paraId="06C405B1" w14:textId="3FC0F47E" w:rsidR="00C1629B" w:rsidRDefault="00C1629B" w:rsidP="00C1629B">
      <w:pPr>
        <w:pStyle w:val="Listenabsatz"/>
      </w:pPr>
    </w:p>
    <w:p w14:paraId="4F3431E6" w14:textId="15C31FBF" w:rsidR="00C1629B" w:rsidRDefault="00C1629B" w:rsidP="00C1629B">
      <w:pPr>
        <w:pStyle w:val="Listenabsatz"/>
      </w:pPr>
    </w:p>
    <w:p w14:paraId="08272BF0" w14:textId="00F277F8" w:rsidR="00FD1A5B" w:rsidRDefault="00FD1A5B" w:rsidP="00C1629B">
      <w:pPr>
        <w:pStyle w:val="Listenabsatz"/>
      </w:pPr>
    </w:p>
    <w:p w14:paraId="2F1DD193" w14:textId="46B25CF4" w:rsidR="00FD1A5B" w:rsidRDefault="00FD1A5B" w:rsidP="00C1629B">
      <w:pPr>
        <w:pStyle w:val="Listenabsatz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EAA467" wp14:editId="4BE06AD0">
                <wp:simplePos x="0" y="0"/>
                <wp:positionH relativeFrom="column">
                  <wp:posOffset>2024380</wp:posOffset>
                </wp:positionH>
                <wp:positionV relativeFrom="paragraph">
                  <wp:posOffset>154940</wp:posOffset>
                </wp:positionV>
                <wp:extent cx="3695700" cy="504825"/>
                <wp:effectExtent l="0" t="0" r="19050" b="28575"/>
                <wp:wrapThrough wrapText="bothSides">
                  <wp:wrapPolygon edited="0">
                    <wp:start x="0" y="0"/>
                    <wp:lineTo x="0" y="22008"/>
                    <wp:lineTo x="21600" y="22008"/>
                    <wp:lineTo x="21600" y="0"/>
                    <wp:lineTo x="0" y="0"/>
                  </wp:wrapPolygon>
                </wp:wrapThrough>
                <wp:docPr id="120301095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0C012" w14:textId="3663733B" w:rsidR="00C1629B" w:rsidRDefault="00FD1A5B" w:rsidP="00C1629B">
                            <w:r>
                              <w:t>Bitte fülle den Fragebogen Stück für Stück aus, während du auf der Seite bist.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EAA467" id="_x0000_s1027" type="#_x0000_t202" style="position:absolute;left:0;text-align:left;margin-left:159.4pt;margin-top:12.2pt;width:291pt;height:39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">
                <v:textbox>
                  <w:txbxContent>
                    <w:p w14:paraId="34D0C012" w14:textId="3663733B" w:rsidR="00C1629B" w:rsidRDefault="00FD1A5B" w:rsidP="00C1629B">
                      <w:r>
                        <w:t>Bitte fülle den Fragebogen Stück für Stück aus, während du auf der Seite bist.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10C9E2B" w14:textId="77777777" w:rsidR="00FD1A5B" w:rsidRDefault="00FD1A5B" w:rsidP="00C1629B">
      <w:pPr>
        <w:pStyle w:val="Listenabsatz"/>
      </w:pPr>
    </w:p>
    <w:p w14:paraId="61022DDE" w14:textId="77777777" w:rsidR="00FD1A5B" w:rsidRDefault="00FD1A5B" w:rsidP="00C1629B">
      <w:pPr>
        <w:pStyle w:val="Listenabsatz"/>
      </w:pPr>
    </w:p>
    <w:p w14:paraId="311C9037" w14:textId="77777777" w:rsidR="00FD1A5B" w:rsidRDefault="00FD1A5B" w:rsidP="00C1629B">
      <w:pPr>
        <w:pStyle w:val="Listenabsatz"/>
      </w:pPr>
    </w:p>
    <w:p w14:paraId="269590A3" w14:textId="77777777" w:rsidR="00FD1A5B" w:rsidRDefault="00FD1A5B" w:rsidP="00C1629B">
      <w:pPr>
        <w:pStyle w:val="Listenabsatz"/>
      </w:pPr>
    </w:p>
    <w:p w14:paraId="01CE5FDA" w14:textId="4924F3FB" w:rsidR="00B32826" w:rsidRDefault="00C1629B" w:rsidP="00C1629B">
      <w:pPr>
        <w:pStyle w:val="Listenabsatz"/>
        <w:numPr>
          <w:ilvl w:val="0"/>
          <w:numId w:val="1"/>
        </w:numPr>
      </w:pPr>
      <w:r>
        <w:t xml:space="preserve">Was fällt dir an der Startseite als erstes auf? (Das können sowohl positive als auch negative Eindrücke </w:t>
      </w:r>
      <w:commentRangeStart w:id="1"/>
      <w:commentRangeStart w:id="2"/>
      <w:r>
        <w:t>sein</w:t>
      </w:r>
      <w:commentRangeEnd w:id="1"/>
      <w:r w:rsidR="00D92A63">
        <w:rPr>
          <w:rStyle w:val="Kommentarzeichen"/>
        </w:rPr>
        <w:commentReference w:id="1"/>
      </w:r>
      <w:commentRangeEnd w:id="2"/>
      <w:r w:rsidR="00B51028">
        <w:rPr>
          <w:rStyle w:val="Kommentarzeichen"/>
        </w:rPr>
        <w:commentReference w:id="2"/>
      </w:r>
      <w:r>
        <w:t>)</w:t>
      </w:r>
    </w:p>
    <w:p w14:paraId="29B0C8BD" w14:textId="1A358CAA" w:rsidR="00143614" w:rsidRDefault="00143614" w:rsidP="00143614"/>
    <w:p w14:paraId="136209B0" w14:textId="331A53B2" w:rsidR="00143614" w:rsidRDefault="00143614" w:rsidP="00143614"/>
    <w:p w14:paraId="14099455" w14:textId="77777777" w:rsidR="00143614" w:rsidRDefault="00143614" w:rsidP="00143614"/>
    <w:p w14:paraId="4007DB3E" w14:textId="4E8C2AFD" w:rsidR="00C1629B" w:rsidRDefault="00C1629B" w:rsidP="00C1629B">
      <w:pPr>
        <w:pStyle w:val="Listenabsatz"/>
        <w:numPr>
          <w:ilvl w:val="0"/>
          <w:numId w:val="1"/>
        </w:numPr>
      </w:pPr>
      <w:r>
        <w:t xml:space="preserve">Wie </w:t>
      </w:r>
      <w:commentRangeStart w:id="3"/>
      <w:r>
        <w:t xml:space="preserve">übersichtlich ist die Startseite? Fehlt etwas? Bist du überrascht etwas zu sehen, was du so nicht erwarten würdest? Findest du alles </w:t>
      </w:r>
      <w:commentRangeEnd w:id="3"/>
      <w:r w:rsidR="00B51028">
        <w:rPr>
          <w:rStyle w:val="Kommentarzeichen"/>
        </w:rPr>
        <w:commentReference w:id="3"/>
      </w:r>
      <w:r>
        <w:t xml:space="preserve">an den Plätzen, an denen du es vermutet hättest? </w:t>
      </w:r>
    </w:p>
    <w:p w14:paraId="725A08E5" w14:textId="67E21AEA" w:rsidR="00143614" w:rsidRDefault="00143614" w:rsidP="00143614"/>
    <w:p w14:paraId="682F732C" w14:textId="77777777" w:rsidR="00143614" w:rsidRDefault="00143614" w:rsidP="00143614"/>
    <w:p w14:paraId="2446BCC9" w14:textId="1A3598CD" w:rsidR="00C1629B" w:rsidRDefault="00C1629B" w:rsidP="00C1629B">
      <w:pPr>
        <w:pStyle w:val="Listenabsatz"/>
        <w:numPr>
          <w:ilvl w:val="0"/>
          <w:numId w:val="1"/>
        </w:numPr>
      </w:pPr>
      <w:r>
        <w:t>Verstehst du</w:t>
      </w:r>
      <w:ins w:id="4" w:author="Emily Schweitzer-Martin" w:date="2026-01-26T13:32:00Z" w16du:dateUtc="2026-01-26T12:32:00Z">
        <w:r w:rsidR="00D92A63">
          <w:t>,</w:t>
        </w:r>
      </w:ins>
      <w:r>
        <w:t xml:space="preserve"> wie die </w:t>
      </w:r>
      <w:commentRangeStart w:id="5"/>
      <w:r>
        <w:t>Navigation</w:t>
      </w:r>
      <w:commentRangeEnd w:id="5"/>
      <w:r w:rsidR="00B51028">
        <w:rPr>
          <w:rStyle w:val="Kommentarzeichen"/>
        </w:rPr>
        <w:commentReference w:id="5"/>
      </w:r>
      <w:r>
        <w:t xml:space="preserve"> funktioniert? Gerne darfst du diese jetzt testen. Was macht die Navigation einfach, wo ist sie schwer zu bedienen und warum? </w:t>
      </w:r>
    </w:p>
    <w:p w14:paraId="7B6EEBAB" w14:textId="23C6F1EE" w:rsidR="00143614" w:rsidRDefault="00143614" w:rsidP="00143614"/>
    <w:p w14:paraId="1327B33C" w14:textId="77777777" w:rsidR="00143614" w:rsidRDefault="00143614" w:rsidP="00143614"/>
    <w:p w14:paraId="0CC5327C" w14:textId="3E94F4A7" w:rsidR="00C1629B" w:rsidRDefault="00C1629B" w:rsidP="00C1629B">
      <w:pPr>
        <w:pStyle w:val="Listenabsatz"/>
        <w:numPr>
          <w:ilvl w:val="0"/>
          <w:numId w:val="1"/>
        </w:numPr>
      </w:pPr>
      <w:commentRangeStart w:id="6"/>
      <w:commentRangeStart w:id="7"/>
      <w:r>
        <w:t>Absolviere eine beliebige Station deiner Wahl, es muss nicht die erste sein.</w:t>
      </w:r>
    </w:p>
    <w:p w14:paraId="3E096319" w14:textId="3E2B50FF" w:rsidR="00C1629B" w:rsidRDefault="00C1629B" w:rsidP="00C1629B">
      <w:pPr>
        <w:pStyle w:val="Listenabsatz"/>
      </w:pPr>
      <w:r>
        <w:t>Station:</w:t>
      </w:r>
    </w:p>
    <w:p w14:paraId="08FFE269" w14:textId="7513B546" w:rsidR="00C1629B" w:rsidRDefault="00C1629B" w:rsidP="00C1629B">
      <w:pPr>
        <w:pStyle w:val="Listenabsatz"/>
      </w:pPr>
      <w:r>
        <w:t>War etwas unklar? (z.B. Texte, Bedienung, Zusammenhänge)</w:t>
      </w:r>
    </w:p>
    <w:p w14:paraId="101E2C47" w14:textId="70955E5B" w:rsidR="00143614" w:rsidRDefault="00143614" w:rsidP="00C1629B">
      <w:pPr>
        <w:pStyle w:val="Listenabsatz"/>
      </w:pPr>
    </w:p>
    <w:p w14:paraId="2D51BC99" w14:textId="33BD1705" w:rsidR="00143614" w:rsidRDefault="00143614" w:rsidP="00C1629B">
      <w:pPr>
        <w:pStyle w:val="Listenabsatz"/>
      </w:pPr>
    </w:p>
    <w:p w14:paraId="7828E1B2" w14:textId="77777777" w:rsidR="00143614" w:rsidRDefault="00143614" w:rsidP="00C1629B">
      <w:pPr>
        <w:pStyle w:val="Listenabsatz"/>
      </w:pPr>
    </w:p>
    <w:p w14:paraId="44BC48E3" w14:textId="6A88FDCF" w:rsidR="00C1629B" w:rsidRDefault="00C1629B" w:rsidP="00C1629B">
      <w:pPr>
        <w:pStyle w:val="Listenabsatz"/>
        <w:numPr>
          <w:ilvl w:val="0"/>
          <w:numId w:val="1"/>
        </w:numPr>
      </w:pPr>
      <w:r>
        <w:t>Absolviere die restlichen Stationen in einer Reihenfolge deiner Wahl:</w:t>
      </w:r>
    </w:p>
    <w:p w14:paraId="0A6FA24A" w14:textId="0E7E7B5E" w:rsidR="00C1629B" w:rsidRDefault="00C1629B" w:rsidP="00C1629B">
      <w:pPr>
        <w:pStyle w:val="Listenabsatz"/>
      </w:pPr>
      <w:r>
        <w:t>Station:</w:t>
      </w:r>
    </w:p>
    <w:p w14:paraId="7537FF44" w14:textId="5367636C" w:rsidR="00C1629B" w:rsidRDefault="00C1629B" w:rsidP="00C1629B">
      <w:pPr>
        <w:pStyle w:val="Listenabsatz"/>
      </w:pPr>
      <w:r>
        <w:t xml:space="preserve">Was etwas unklar, überraschend oder auch sehr positiv? Wie gut hat der Übergang zur letzten Station funktioniert? Hast du das Gefühl hier fehlen Hintergrundinformationen? Falls ja, welche? </w:t>
      </w:r>
      <w:commentRangeEnd w:id="6"/>
      <w:r w:rsidR="00D92A63">
        <w:rPr>
          <w:rStyle w:val="Kommentarzeichen"/>
        </w:rPr>
        <w:commentReference w:id="6"/>
      </w:r>
      <w:commentRangeEnd w:id="7"/>
      <w:r w:rsidR="00B51028">
        <w:rPr>
          <w:rStyle w:val="Kommentarzeichen"/>
        </w:rPr>
        <w:commentReference w:id="7"/>
      </w:r>
    </w:p>
    <w:p w14:paraId="405E0684" w14:textId="722CDF73" w:rsidR="00143614" w:rsidRDefault="00143614" w:rsidP="00C1629B">
      <w:pPr>
        <w:pStyle w:val="Listenabsatz"/>
      </w:pPr>
    </w:p>
    <w:p w14:paraId="3E853564" w14:textId="175E057D" w:rsidR="00143614" w:rsidRDefault="00143614" w:rsidP="00C1629B">
      <w:pPr>
        <w:pStyle w:val="Listenabsatz"/>
      </w:pPr>
    </w:p>
    <w:p w14:paraId="0D053CD1" w14:textId="1CFADE71" w:rsidR="00143614" w:rsidRDefault="00143614" w:rsidP="00C1629B">
      <w:pPr>
        <w:pStyle w:val="Listenabsatz"/>
      </w:pPr>
    </w:p>
    <w:p w14:paraId="5F345796" w14:textId="77777777" w:rsidR="00143614" w:rsidRDefault="00143614" w:rsidP="00C1629B">
      <w:pPr>
        <w:pStyle w:val="Listenabsatz"/>
      </w:pPr>
    </w:p>
    <w:p w14:paraId="2831A305" w14:textId="6CADFCCD" w:rsidR="00C1629B" w:rsidRDefault="00C1629B" w:rsidP="00C1629B">
      <w:pPr>
        <w:pStyle w:val="Listenabsatz"/>
        <w:numPr>
          <w:ilvl w:val="0"/>
          <w:numId w:val="1"/>
        </w:numPr>
      </w:pPr>
      <w:commentRangeStart w:id="8"/>
      <w:r>
        <w:lastRenderedPageBreak/>
        <w:t>Was</w:t>
      </w:r>
      <w:commentRangeEnd w:id="8"/>
      <w:r w:rsidR="00B51028">
        <w:rPr>
          <w:rStyle w:val="Kommentarzeichen"/>
        </w:rPr>
        <w:commentReference w:id="8"/>
      </w:r>
      <w:r>
        <w:t xml:space="preserve"> ist die beim </w:t>
      </w:r>
      <w:ins w:id="9" w:author="Emily Schweitzer-Martin" w:date="2026-01-26T13:33:00Z" w16du:dateUtc="2026-01-26T12:33:00Z">
        <w:r w:rsidR="00D92A63">
          <w:t>T</w:t>
        </w:r>
      </w:ins>
      <w:del w:id="10" w:author="Emily Schweitzer-Martin" w:date="2026-01-26T13:33:00Z" w16du:dateUtc="2026-01-26T12:33:00Z">
        <w:r w:rsidDel="00D92A63">
          <w:delText>Aust</w:delText>
        </w:r>
      </w:del>
      <w:r>
        <w:t>esten aufgefallen? Wo fehlt etwas bzw. könnte etwas verbessert werden?</w:t>
      </w:r>
    </w:p>
    <w:sectPr w:rsidR="00C162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erd Vogg" w:date="2026-01-26T14:16:00Z" w:initials="GV">
    <w:p w14:paraId="460C3895" w14:textId="77777777" w:rsidR="002C2304" w:rsidRDefault="002C2304" w:rsidP="002C2304">
      <w:pPr>
        <w:pStyle w:val="Kommentartext"/>
      </w:pPr>
      <w:r>
        <w:rPr>
          <w:rStyle w:val="Kommentarzeichen"/>
        </w:rPr>
        <w:annotationRef/>
      </w:r>
      <w:r>
        <w:t>Evaluationsbogen für konstruktive Rückmeldungen</w:t>
      </w:r>
    </w:p>
  </w:comment>
  <w:comment w:id="1" w:author="Emily Schweitzer-Martin" w:date="2026-01-26T13:32:00Z" w:initials="ES">
    <w:p w14:paraId="6EA436FD" w14:textId="31770D31" w:rsidR="00D92A63" w:rsidRDefault="00D92A63" w:rsidP="00D92A63">
      <w:pPr>
        <w:pStyle w:val="Kommentartext"/>
      </w:pPr>
      <w:r>
        <w:rPr>
          <w:rStyle w:val="Kommentarzeichen"/>
        </w:rPr>
        <w:annotationRef/>
      </w:r>
      <w:r>
        <w:t>Sehr allgemeine/ offene Frage...</w:t>
      </w:r>
    </w:p>
  </w:comment>
  <w:comment w:id="2" w:author="Gerd Vogg" w:date="2026-01-26T14:01:00Z" w:initials="GV">
    <w:p w14:paraId="20FDBD7D" w14:textId="77777777" w:rsidR="00B51028" w:rsidRDefault="00B51028" w:rsidP="00B51028">
      <w:pPr>
        <w:pStyle w:val="Kommentartext"/>
      </w:pPr>
      <w:r>
        <w:rPr>
          <w:rStyle w:val="Kommentarzeichen"/>
        </w:rPr>
        <w:annotationRef/>
      </w:r>
      <w:r>
        <w:t xml:space="preserve">Direkt fragen: </w:t>
      </w:r>
    </w:p>
    <w:p w14:paraId="62071A0C" w14:textId="77777777" w:rsidR="00B51028" w:rsidRDefault="00B51028" w:rsidP="00B51028">
      <w:pPr>
        <w:pStyle w:val="Kommentartext"/>
        <w:numPr>
          <w:ilvl w:val="0"/>
          <w:numId w:val="2"/>
        </w:numPr>
      </w:pPr>
      <w:r>
        <w:t>Startseite: Bietet die Startseite ausreichend an Informationen, um in den Lehrpfad einzuführen und die Personen motiviert auf den Weg zu schicken?</w:t>
      </w:r>
    </w:p>
  </w:comment>
  <w:comment w:id="3" w:author="Gerd Vogg" w:date="2026-01-26T14:03:00Z" w:initials="GV">
    <w:p w14:paraId="5F5D7606" w14:textId="77777777" w:rsidR="00B51028" w:rsidRDefault="00B51028" w:rsidP="00B51028">
      <w:pPr>
        <w:pStyle w:val="Kommentartext"/>
      </w:pPr>
      <w:r>
        <w:rPr>
          <w:rStyle w:val="Kommentarzeichen"/>
        </w:rPr>
        <w:annotationRef/>
      </w:r>
      <w:r>
        <w:t xml:space="preserve">Startseite wurde oben abgefragt. </w:t>
      </w:r>
    </w:p>
    <w:p w14:paraId="1F85A43D" w14:textId="77777777" w:rsidR="00B51028" w:rsidRDefault="00B51028" w:rsidP="00B51028">
      <w:pPr>
        <w:pStyle w:val="Kommentartext"/>
      </w:pPr>
    </w:p>
    <w:p w14:paraId="53BC583B" w14:textId="77777777" w:rsidR="00B51028" w:rsidRDefault="00B51028" w:rsidP="00B51028">
      <w:pPr>
        <w:pStyle w:val="Kommentartext"/>
      </w:pPr>
      <w:r>
        <w:t>3. Stationen auffinden: Hast Du die Stationen mit Hilfe des Lageplans gut gefunden?</w:t>
      </w:r>
    </w:p>
  </w:comment>
  <w:comment w:id="5" w:author="Gerd Vogg" w:date="2026-01-26T14:06:00Z" w:initials="GV">
    <w:p w14:paraId="0863A7FB" w14:textId="7AF6A4B9" w:rsidR="00B51028" w:rsidRDefault="00B51028" w:rsidP="00B51028">
      <w:pPr>
        <w:pStyle w:val="Kommentartext"/>
      </w:pPr>
      <w:r>
        <w:rPr>
          <w:rStyle w:val="Kommentarzeichen"/>
        </w:rPr>
        <w:annotationRef/>
      </w:r>
      <w:r>
        <w:t xml:space="preserve">Welche Navigation? Navigation der App durch den Lehrpfad? </w:t>
      </w:r>
    </w:p>
    <w:p w14:paraId="72300C5E" w14:textId="77777777" w:rsidR="00B51028" w:rsidRDefault="00B51028" w:rsidP="00B51028">
      <w:pPr>
        <w:pStyle w:val="Kommentartext"/>
      </w:pPr>
    </w:p>
    <w:p w14:paraId="5B493CB0" w14:textId="77777777" w:rsidR="00B51028" w:rsidRDefault="00B51028" w:rsidP="00B51028">
      <w:pPr>
        <w:pStyle w:val="Kommentartext"/>
      </w:pPr>
      <w:r>
        <w:t>2. Navigation durch den Lehrpfad: Du hast verschiedene Möglichkeiten die einzelnen Stationen aufzurufen. Hat das funktioniert?</w:t>
      </w:r>
    </w:p>
  </w:comment>
  <w:comment w:id="6" w:author="Emily Schweitzer-Martin" w:date="2026-01-26T13:33:00Z" w:initials="ES">
    <w:p w14:paraId="6D58E591" w14:textId="09BA2743" w:rsidR="00D92A63" w:rsidRDefault="00D92A63" w:rsidP="00D92A63">
      <w:pPr>
        <w:pStyle w:val="Kommentartext"/>
      </w:pPr>
      <w:r>
        <w:rPr>
          <w:rStyle w:val="Kommentarzeichen"/>
        </w:rPr>
        <w:annotationRef/>
      </w:r>
      <w:r>
        <w:t>Wieso wird das getrennt? Stattdessen einfach alle Stationen abfragen?</w:t>
      </w:r>
    </w:p>
  </w:comment>
  <w:comment w:id="7" w:author="Gerd Vogg" w:date="2026-01-26T13:59:00Z" w:initials="GV">
    <w:p w14:paraId="28DF6172" w14:textId="77777777" w:rsidR="002C2304" w:rsidRDefault="00B51028" w:rsidP="002C2304">
      <w:pPr>
        <w:pStyle w:val="Kommentartext"/>
      </w:pPr>
      <w:r>
        <w:rPr>
          <w:rStyle w:val="Kommentarzeichen"/>
        </w:rPr>
        <w:annotationRef/>
      </w:r>
      <w:r w:rsidR="002C2304">
        <w:t xml:space="preserve">Die Punkte 4 und 5 zusammennehmen. </w:t>
      </w:r>
    </w:p>
    <w:p w14:paraId="1CAA1C5F" w14:textId="77777777" w:rsidR="002C2304" w:rsidRDefault="002C2304" w:rsidP="002C2304">
      <w:pPr>
        <w:pStyle w:val="Kommentartext"/>
      </w:pPr>
    </w:p>
    <w:p w14:paraId="59FD9073" w14:textId="77777777" w:rsidR="002C2304" w:rsidRDefault="002C2304" w:rsidP="002C2304">
      <w:pPr>
        <w:pStyle w:val="Kommentartext"/>
      </w:pPr>
      <w:r>
        <w:t>4. Stationen bearbeiten: Absolviere alle Stationen (Reihenfolge egal)…. Anmerkungen zu Station 1 Wald, Station 2 Wiese….(Stationen auflisten und Platz zum Bearbeiten geben)</w:t>
      </w:r>
    </w:p>
  </w:comment>
  <w:comment w:id="8" w:author="Gerd Vogg" w:date="2026-01-26T14:07:00Z" w:initials="GV">
    <w:p w14:paraId="4D46E64F" w14:textId="714C9816" w:rsidR="002C2304" w:rsidRDefault="00B51028" w:rsidP="002C2304">
      <w:pPr>
        <w:pStyle w:val="Kommentartext"/>
      </w:pPr>
      <w:r>
        <w:rPr>
          <w:rStyle w:val="Kommentarzeichen"/>
        </w:rPr>
        <w:annotationRef/>
      </w:r>
      <w:r w:rsidR="002C2304">
        <w:t>4. Zusammenfassung: Was ist Dir beim Austesten des Lehrpfads generell aufgefallen? Über konstruktive Rückmeldungen freue ich mich sehr.  ….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0C3895" w15:done="0"/>
  <w15:commentEx w15:paraId="6EA436FD" w15:done="0"/>
  <w15:commentEx w15:paraId="62071A0C" w15:paraIdParent="6EA436FD" w15:done="0"/>
  <w15:commentEx w15:paraId="53BC583B" w15:done="0"/>
  <w15:commentEx w15:paraId="5B493CB0" w15:done="0"/>
  <w15:commentEx w15:paraId="6D58E591" w15:done="0"/>
  <w15:commentEx w15:paraId="59FD9073" w15:paraIdParent="6D58E591" w15:done="0"/>
  <w15:commentEx w15:paraId="4D46E6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B47319" w16cex:dateUtc="2026-01-26T13:16:00Z"/>
  <w16cex:commentExtensible w16cex:durableId="69F370A0" w16cex:dateUtc="2026-01-26T12:32:00Z"/>
  <w16cex:commentExtensible w16cex:durableId="3DB80BE6" w16cex:dateUtc="2026-01-26T13:01:00Z"/>
  <w16cex:commentExtensible w16cex:durableId="267176E6" w16cex:dateUtc="2026-01-26T13:03:00Z"/>
  <w16cex:commentExtensible w16cex:durableId="125EF464" w16cex:dateUtc="2026-01-26T13:06:00Z"/>
  <w16cex:commentExtensible w16cex:durableId="7F9DC4FF" w16cex:dateUtc="2026-01-26T12:33:00Z"/>
  <w16cex:commentExtensible w16cex:durableId="1CCB85BB" w16cex:dateUtc="2026-01-26T12:59:00Z"/>
  <w16cex:commentExtensible w16cex:durableId="147D7E79" w16cex:dateUtc="2026-01-26T1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0C3895" w16cid:durableId="65B47319"/>
  <w16cid:commentId w16cid:paraId="6EA436FD" w16cid:durableId="69F370A0"/>
  <w16cid:commentId w16cid:paraId="62071A0C" w16cid:durableId="3DB80BE6"/>
  <w16cid:commentId w16cid:paraId="53BC583B" w16cid:durableId="267176E6"/>
  <w16cid:commentId w16cid:paraId="5B493CB0" w16cid:durableId="125EF464"/>
  <w16cid:commentId w16cid:paraId="6D58E591" w16cid:durableId="7F9DC4FF"/>
  <w16cid:commentId w16cid:paraId="59FD9073" w16cid:durableId="1CCB85BB"/>
  <w16cid:commentId w16cid:paraId="4D46E64F" w16cid:durableId="147D7E7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566B0"/>
    <w:multiLevelType w:val="hybridMultilevel"/>
    <w:tmpl w:val="6AD0175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A0599"/>
    <w:multiLevelType w:val="hybridMultilevel"/>
    <w:tmpl w:val="E9E8E592"/>
    <w:lvl w:ilvl="0" w:tplc="A2182548">
      <w:start w:val="1"/>
      <w:numFmt w:val="decimal"/>
      <w:lvlText w:val="%1."/>
      <w:lvlJc w:val="left"/>
      <w:pPr>
        <w:ind w:left="1020" w:hanging="360"/>
      </w:pPr>
    </w:lvl>
    <w:lvl w:ilvl="1" w:tplc="80D88254">
      <w:start w:val="1"/>
      <w:numFmt w:val="decimal"/>
      <w:lvlText w:val="%2."/>
      <w:lvlJc w:val="left"/>
      <w:pPr>
        <w:ind w:left="1020" w:hanging="360"/>
      </w:pPr>
    </w:lvl>
    <w:lvl w:ilvl="2" w:tplc="72A25440">
      <w:start w:val="1"/>
      <w:numFmt w:val="decimal"/>
      <w:lvlText w:val="%3."/>
      <w:lvlJc w:val="left"/>
      <w:pPr>
        <w:ind w:left="1020" w:hanging="360"/>
      </w:pPr>
    </w:lvl>
    <w:lvl w:ilvl="3" w:tplc="97C4B1D8">
      <w:start w:val="1"/>
      <w:numFmt w:val="decimal"/>
      <w:lvlText w:val="%4."/>
      <w:lvlJc w:val="left"/>
      <w:pPr>
        <w:ind w:left="1020" w:hanging="360"/>
      </w:pPr>
    </w:lvl>
    <w:lvl w:ilvl="4" w:tplc="2422AE74">
      <w:start w:val="1"/>
      <w:numFmt w:val="decimal"/>
      <w:lvlText w:val="%5."/>
      <w:lvlJc w:val="left"/>
      <w:pPr>
        <w:ind w:left="1020" w:hanging="360"/>
      </w:pPr>
    </w:lvl>
    <w:lvl w:ilvl="5" w:tplc="31D2BFB0">
      <w:start w:val="1"/>
      <w:numFmt w:val="decimal"/>
      <w:lvlText w:val="%6."/>
      <w:lvlJc w:val="left"/>
      <w:pPr>
        <w:ind w:left="1020" w:hanging="360"/>
      </w:pPr>
    </w:lvl>
    <w:lvl w:ilvl="6" w:tplc="526C651E">
      <w:start w:val="1"/>
      <w:numFmt w:val="decimal"/>
      <w:lvlText w:val="%7."/>
      <w:lvlJc w:val="left"/>
      <w:pPr>
        <w:ind w:left="1020" w:hanging="360"/>
      </w:pPr>
    </w:lvl>
    <w:lvl w:ilvl="7" w:tplc="990E4136">
      <w:start w:val="1"/>
      <w:numFmt w:val="decimal"/>
      <w:lvlText w:val="%8."/>
      <w:lvlJc w:val="left"/>
      <w:pPr>
        <w:ind w:left="1020" w:hanging="360"/>
      </w:pPr>
    </w:lvl>
    <w:lvl w:ilvl="8" w:tplc="FF1A564A">
      <w:start w:val="1"/>
      <w:numFmt w:val="decimal"/>
      <w:lvlText w:val="%9."/>
      <w:lvlJc w:val="left"/>
      <w:pPr>
        <w:ind w:left="1020" w:hanging="360"/>
      </w:pPr>
    </w:lvl>
  </w:abstractNum>
  <w:num w:numId="1" w16cid:durableId="1135291172">
    <w:abstractNumId w:val="0"/>
  </w:num>
  <w:num w:numId="2" w16cid:durableId="177886374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erd Vogg">
    <w15:presenceInfo w15:providerId="AD" w15:userId="S::gerd.vogg@uni-wuerzburg.de::74340f37-30da-4911-adcf-3903f9639ecf"/>
  </w15:person>
  <w15:person w15:author="Emily Schweitzer-Martin">
    <w15:presenceInfo w15:providerId="AD" w15:userId="S::emily.schweitzer-martin@uni-wuerzburg.de::9e8411dd-03e8-4425-94ad-a865f209ff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22"/>
    <w:rsid w:val="000B71E3"/>
    <w:rsid w:val="00143614"/>
    <w:rsid w:val="002C2304"/>
    <w:rsid w:val="003F6022"/>
    <w:rsid w:val="005129B2"/>
    <w:rsid w:val="005F3CB3"/>
    <w:rsid w:val="00613BD1"/>
    <w:rsid w:val="007A6B2F"/>
    <w:rsid w:val="00B32826"/>
    <w:rsid w:val="00B51028"/>
    <w:rsid w:val="00C1629B"/>
    <w:rsid w:val="00D92A63"/>
    <w:rsid w:val="00FD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5C73"/>
  <w15:chartTrackingRefBased/>
  <w15:docId w15:val="{FB0AF90E-E3BF-473D-8E7D-8E9F0D78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6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6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6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6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6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6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6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6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6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6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6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6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602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602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602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602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602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602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6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6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6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6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6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602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602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602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6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602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6022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92A6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92A6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92A6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92A6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92A63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D92A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Ludwig</dc:creator>
  <cp:keywords/>
  <dc:description/>
  <cp:lastModifiedBy>Gerd Vogg</cp:lastModifiedBy>
  <cp:revision>2</cp:revision>
  <dcterms:created xsi:type="dcterms:W3CDTF">2026-01-26T13:16:00Z</dcterms:created>
  <dcterms:modified xsi:type="dcterms:W3CDTF">2026-01-26T13:16:00Z</dcterms:modified>
</cp:coreProperties>
</file>